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FE84" w14:textId="1D1BE7AF" w:rsidR="008603E1" w:rsidRDefault="003108A3" w:rsidP="0071066D">
      <w:pPr>
        <w:pStyle w:val="Heading1"/>
      </w:pPr>
      <w:r>
        <w:t xml:space="preserve">When the </w:t>
      </w:r>
      <w:ins w:id="0" w:author="Anholzer, Bill" w:date="2026-07-16T13:41:00Z" w16du:dateUtc="2026-07-16T18:41:00Z">
        <w:r w:rsidR="004E3DA1">
          <w:t>r</w:t>
        </w:r>
      </w:ins>
      <w:del w:id="1" w:author="Anholzer, Bill" w:date="2026-07-16T13:41:00Z" w16du:dateUtc="2026-07-16T18:41:00Z">
        <w:r w:rsidDel="004E3DA1">
          <w:delText>R</w:delText>
        </w:r>
      </w:del>
      <w:r>
        <w:t xml:space="preserve">ecord </w:t>
      </w:r>
      <w:ins w:id="2" w:author="Anholzer, Bill" w:date="2026-07-16T13:41:00Z" w16du:dateUtc="2026-07-16T18:41:00Z">
        <w:r w:rsidR="004E3DA1">
          <w:t>c</w:t>
        </w:r>
      </w:ins>
      <w:del w:id="3" w:author="Anholzer, Bill" w:date="2026-07-16T13:41:00Z" w16du:dateUtc="2026-07-16T18:41:00Z">
        <w:r w:rsidDel="004E3DA1">
          <w:delText>C</w:delText>
        </w:r>
      </w:del>
      <w:r>
        <w:t xml:space="preserve">annot </w:t>
      </w:r>
      <w:ins w:id="4" w:author="Anholzer, Bill" w:date="2026-07-16T13:41:00Z" w16du:dateUtc="2026-07-16T18:41:00Z">
        <w:r w:rsidR="004E3DA1">
          <w:t>s</w:t>
        </w:r>
      </w:ins>
      <w:del w:id="5" w:author="Anholzer, Bill" w:date="2026-07-16T13:41:00Z" w16du:dateUtc="2026-07-16T18:41:00Z">
        <w:r w:rsidDel="004E3DA1">
          <w:delText>S</w:delText>
        </w:r>
      </w:del>
      <w:r>
        <w:t xml:space="preserve">peak for </w:t>
      </w:r>
      <w:ins w:id="6" w:author="Anholzer, Bill" w:date="2026-07-16T13:41:00Z" w16du:dateUtc="2026-07-16T18:41:00Z">
        <w:r w:rsidR="004E3DA1">
          <w:t>i</w:t>
        </w:r>
      </w:ins>
      <w:del w:id="7" w:author="Anholzer, Bill" w:date="2026-07-16T13:41:00Z" w16du:dateUtc="2026-07-16T18:41:00Z">
        <w:r w:rsidDel="004E3DA1">
          <w:delText>I</w:delText>
        </w:r>
      </w:del>
      <w:r>
        <w:t>tself</w:t>
      </w:r>
    </w:p>
    <w:p w14:paraId="2A7FD455" w14:textId="05541438" w:rsidR="008603E1" w:rsidRDefault="0071066D" w:rsidP="0071066D">
      <w:pPr>
        <w:pStyle w:val="p-Byline"/>
      </w:pPr>
      <w:r>
        <w:rPr>
          <w:iCs/>
        </w:rPr>
        <w:t xml:space="preserve">By </w:t>
      </w:r>
      <w:r w:rsidR="003108A3">
        <w:t>Phillip Wikes</w:t>
      </w:r>
      <w:r>
        <w:t>, MS</w:t>
      </w:r>
    </w:p>
    <w:p w14:paraId="00810BB5" w14:textId="42E53BFF" w:rsidR="0071066D" w:rsidRDefault="0071066D" w:rsidP="0071066D">
      <w:pPr>
        <w:pStyle w:val="p-EditorNote"/>
      </w:pPr>
      <w:r w:rsidRPr="0071066D">
        <w:rPr>
          <w:b/>
          <w:bCs/>
        </w:rPr>
        <w:t>Phillip Wikes</w:t>
      </w:r>
      <w:r>
        <w:t xml:space="preserve"> (</w:t>
      </w:r>
      <w:hyperlink r:id="rId8" w:history="1">
        <w:r w:rsidRPr="00FC15A0">
          <w:rPr>
            <w:rStyle w:val="Hyperlink"/>
          </w:rPr>
          <w:t>info@jrsstandard.com</w:t>
        </w:r>
      </w:hyperlink>
      <w:r>
        <w:t xml:space="preserve">) is an AI Governance and Cognitive Risk Advisor in </w:t>
      </w:r>
      <w:commentRangeStart w:id="8"/>
      <w:del w:id="914" w:author="Phillip Wikes" w:date="2026-07-16T20:00:00Z">
        <w:r>
          <w:delText xml:space="preserve">&lt;city&gt;, &lt;state&gt;. </w:delText>
        </w:r>
      </w:del>
      <w:ins w:id="915" w:author="Phillip Wikes" w:date="2026-07-16T20:00:00Z">
        <w:r>
          <w:t xml:space="preserve">Baltimore, Maryland. </w:t>
        </w:r>
      </w:ins>
      <w:commentRangeEnd w:id="8"/>
      <w:r>
        <w:rPr>
          <w:rStyle w:val="CommentReference"/>
          <w:sz w:val="24"/>
          <w:szCs w:val="24"/>
        </w:rPr>
        <w:commentReference w:id="8"/>
      </w:r>
      <w:r>
        <w:t>From 2012 to 2025, he served as a Lead Civil Rights Officer at the Maryland Commission on Civil Rights.</w:t>
      </w:r>
    </w:p>
    <w:p w14:paraId="54392FBB" w14:textId="78C5CF53" w:rsidR="008603E1" w:rsidRDefault="003108A3">
      <w:r>
        <w:t>Consider a scenario increasingly familiar to compliance professionals. An HR business partner assembles a termination file ahead of an internal audit. The documentation is polished, structured, and follows the organization</w:t>
      </w:r>
      <w:r w:rsidR="0071066D">
        <w:t>’</w:t>
      </w:r>
      <w:r>
        <w:t>s approved template. The stated rationale is clear. The tone reflects the expected institutional register.</w:t>
      </w:r>
    </w:p>
    <w:p w14:paraId="30E8F77F" w14:textId="0F7D611A" w:rsidR="008603E1" w:rsidRDefault="003108A3">
      <w:r>
        <w:t xml:space="preserve">During review, a single question surfaces: </w:t>
      </w:r>
      <w:ins w:id="9" w:author="Anholzer, Bill" w:date="2026-07-16T13:40:00Z" w16du:dateUtc="2026-07-16T18:40:00Z">
        <w:r w:rsidR="001F1F8A">
          <w:t>W</w:t>
        </w:r>
      </w:ins>
      <w:del w:id="10" w:author="Anholzer, Bill" w:date="2026-07-16T13:40:00Z" w16du:dateUtc="2026-07-16T18:40:00Z">
        <w:r w:rsidDel="001F1F8A">
          <w:delText>w</w:delText>
        </w:r>
      </w:del>
      <w:r>
        <w:t>here did this actually come from? The manager confirms they used an external AI drafting tool, providing general performance concerns as input and prompting the system to strengthen the justification. No source logs were preserved. No independent documentation was cited. The result is a professionally rendered narrative with no verifiable evidentiary foundation.</w:t>
      </w:r>
    </w:p>
    <w:p w14:paraId="746B7F73" w14:textId="77777777" w:rsidR="008603E1" w:rsidRDefault="003108A3">
      <w:r>
        <w:t xml:space="preserve">This scenario is not solely a technology problem. It is a documentation integrity problem with direct implications for compliance program effectiveness, legal defensibility, and organizational accountability. As AI-assisted drafting becomes embedded in routine compliance and HR workflows, </w:t>
      </w:r>
      <w:commentRangeStart w:id="11"/>
      <w:r>
        <w:t>the gap between what a record asserts and what it can independently support is emerging as a meaningful operational risk.</w:t>
      </w:r>
      <w:commentRangeEnd w:id="11"/>
      <w:r w:rsidR="004E3DA1">
        <w:rPr>
          <w:rStyle w:val="CommentReference"/>
          <w:sz w:val="24"/>
          <w:szCs w:val="24"/>
        </w:rPr>
        <w:commentReference w:id="11"/>
      </w:r>
    </w:p>
    <w:p w14:paraId="5B056772" w14:textId="164D5569" w:rsidR="008603E1" w:rsidDel="00055D16" w:rsidRDefault="0071066D" w:rsidP="0071066D">
      <w:pPr>
        <w:pStyle w:val="Quote"/>
        <w:rPr>
          <w:del w:id="12" w:author="Anholzer, Bill" w:date="2026-07-16T13:41:00Z" w16du:dateUtc="2026-07-16T18:41:00Z"/>
        </w:rPr>
      </w:pPr>
      <w:del w:id="13" w:author="Anholzer, Bill" w:date="2026-07-16T13:41:00Z" w16du:dateUtc="2026-07-16T18:41:00Z">
        <w:r w:rsidDel="00055D16">
          <w:delText>“</w:delText>
        </w:r>
        <w:r w:rsidR="003108A3" w:rsidDel="00055D16">
          <w:delText>The gap between what a record asserts and what it can independently support is emerging as a meaningful operational risk in AI-assisted compliance environments.</w:delText>
        </w:r>
        <w:r w:rsidDel="00055D16">
          <w:delText>”</w:delText>
        </w:r>
      </w:del>
    </w:p>
    <w:p w14:paraId="795E663D" w14:textId="237DFD25" w:rsidR="008603E1" w:rsidRDefault="003108A3" w:rsidP="0071066D">
      <w:pPr>
        <w:pStyle w:val="Heading2"/>
      </w:pPr>
      <w:r>
        <w:t xml:space="preserve">Documentation as an </w:t>
      </w:r>
      <w:ins w:id="14" w:author="Anholzer, Bill" w:date="2026-07-16T13:41:00Z" w16du:dateUtc="2026-07-16T18:41:00Z">
        <w:r w:rsidR="004E3DA1">
          <w:t>e</w:t>
        </w:r>
      </w:ins>
      <w:del w:id="15" w:author="Anholzer, Bill" w:date="2026-07-16T13:41:00Z" w16du:dateUtc="2026-07-16T18:41:00Z">
        <w:r w:rsidDel="004E3DA1">
          <w:delText>E</w:delText>
        </w:r>
      </w:del>
      <w:r>
        <w:t xml:space="preserve">videntiary </w:t>
      </w:r>
      <w:ins w:id="16" w:author="Anholzer, Bill" w:date="2026-07-16T13:41:00Z" w16du:dateUtc="2026-07-16T18:41:00Z">
        <w:r w:rsidR="004E3DA1">
          <w:t>f</w:t>
        </w:r>
      </w:ins>
      <w:del w:id="17" w:author="Anholzer, Bill" w:date="2026-07-16T13:41:00Z" w16du:dateUtc="2026-07-16T18:41:00Z">
        <w:r w:rsidDel="004E3DA1">
          <w:delText>F</w:delText>
        </w:r>
      </w:del>
      <w:r>
        <w:t>unction</w:t>
      </w:r>
    </w:p>
    <w:p w14:paraId="35852C98" w14:textId="309B4527" w:rsidR="008603E1" w:rsidRDefault="003108A3">
      <w:r>
        <w:t>Compliance professionals have long recognized that documentation serves multiple simultaneous functions. A record is an operational artifact, a governance control, and a potential evidentiary exhibit. The DOJ</w:t>
      </w:r>
      <w:r w:rsidR="0071066D">
        <w:t>’</w:t>
      </w:r>
      <w:r>
        <w:t xml:space="preserve">s </w:t>
      </w:r>
      <w:r w:rsidRPr="00E83AAC">
        <w:rPr>
          <w:i/>
          <w:iCs/>
          <w:rPrChange w:id="18" w:author="Anholzer, Bill" w:date="2026-07-16T13:55:00Z" w16du:dateUtc="2026-07-16T18:55:00Z">
            <w:rPr/>
          </w:rPrChange>
        </w:rPr>
        <w:t>Evaluation of Corporate Compliance Programs</w:t>
      </w:r>
      <w:r>
        <w:t xml:space="preserve"> reflects this understanding, </w:t>
      </w:r>
      <w:commentRangeStart w:id="19"/>
      <w:r>
        <w:t>treating documentation quality as an indicator of program effectiveness rather than a purely administrative concern</w:t>
      </w:r>
      <w:commentRangeEnd w:id="19"/>
      <w:r w:rsidR="0003645C">
        <w:rPr>
          <w:rStyle w:val="CommentReference"/>
          <w:sz w:val="24"/>
          <w:szCs w:val="24"/>
        </w:rPr>
        <w:commentReference w:id="19"/>
      </w:r>
      <w:r>
        <w:t>.</w:t>
      </w:r>
      <w:ins w:id="20" w:author="Anholzer, Bill" w:date="2026-07-16T13:55:00Z" w16du:dateUtc="2026-07-16T18:55:00Z">
        <w:r w:rsidR="006B6042">
          <w:rPr>
            <w:rStyle w:val="EndnoteReference"/>
          </w:rPr>
          <w:endnoteReference w:id="1"/>
        </w:r>
      </w:ins>
      <w:ins w:id="913" w:author="Phillip Wikes" w:date="2026-07-16T20:00:00Z">
        <w:r>
          <w:t xml:space="preserve"> Its guidance directs prosecutors to weigh whether a company ensures that, </w:t>
        </w:r>
        <w:r>
          <w:t>“</w:t>
        </w:r>
        <w:r>
          <w:t xml:space="preserve">as appropriate and to the greatest extent possible, business-related electronic data and communications are accessible and amenable to preservation by the company.</w:t>
        </w:r>
        <w:r>
          <w:t>”</w:t>
        </w:r>
      </w:ins>
    </w:p>
    <w:p w14:paraId="510C9590" w14:textId="77777777" w:rsidR="008603E1" w:rsidRDefault="003108A3">
      <w:r>
        <w:t xml:space="preserve">The cost of these gaps is not hypothetical. </w:t>
      </w:r>
      <w:commentRangeStart w:id="23"/>
      <w:r>
        <w:t>In its ongoing recordkeeping enforcement sweep, the Securities and Exchange Commission has fined dozens of firms a combined total well into the billions of dollars for failing to maintain and preserve business communications conducted through unapproved channels</w:t>
      </w:r>
      <w:commentRangeEnd w:id="23"/>
      <w:r w:rsidR="00156E51">
        <w:rPr>
          <w:rStyle w:val="CommentReference"/>
          <w:sz w:val="24"/>
          <w:szCs w:val="24"/>
        </w:rPr>
        <w:commentReference w:id="23"/>
      </w:r>
      <w:r>
        <w:t>.</w:t>
      </w:r>
      <w:ins w:id="910" w:author="Phillip Wikes" w:date="2026-07-16T20:00:00Z">
        <w:r>
          <w:rPr>
            <w:rStyle w:val="EndnoteReference"/>
          </w:rPr>
          <w:endnoteReference w:id="2"/>
        </w:r>
      </w:ins>
      <w:r>
        <w:t xml:space="preserve"> </w:t>
      </w:r>
      <w:commentRangeStart w:id="24"/>
      <w:r>
        <w:t xml:space="preserve">Those cases did not involve AI at all. They turned on a simpler and older problem: records that should have existed within auditable systems were never captured there, leaving </w:t>
      </w:r>
      <w:r>
        <w:lastRenderedPageBreak/>
        <w:t>the firms unable to produce them when regulators asked</w:t>
      </w:r>
      <w:commentRangeEnd w:id="24"/>
      <w:r w:rsidR="00085A4B">
        <w:rPr>
          <w:rStyle w:val="CommentReference"/>
          <w:sz w:val="24"/>
          <w:szCs w:val="24"/>
        </w:rPr>
        <w:commentReference w:id="24"/>
      </w:r>
      <w:r>
        <w:t xml:space="preserve">. </w:t>
      </w:r>
      <w:ins w:id="911" w:author="Phillip Wikes" w:date="2026-07-16T20:00:00Z">
        <w:r>
          <w:t xml:space="preserve">In the first of these actions, J.P. Morgan Securities admitted that its recordkeeping failures violated the federal securities laws and paid a $125 million penalty.</w:t>
        </w:r>
        <w:r>
          <w:rPr>
            <w:rStyle w:val="EndnoteReference"/>
          </w:rPr>
          <w:endnoteReference w:id="3"/>
        </w:r>
        <w:r>
          <w:t xml:space="preserve"> </w:t>
        </w:r>
      </w:ins>
      <w:r>
        <w:t xml:space="preserve">AI-assisted drafting introduces a closely related risk. Content that looks authoritative may have been produced through a process that left no traceable evidentiary chain behind it.</w:t>
      </w:r>
    </w:p>
    <w:p w14:paraId="6AD2A70D" w14:textId="77777777" w:rsidR="008603E1" w:rsidRDefault="003108A3">
      <w:r>
        <w:t>When a compliance record is later reviewed during an internal investigation, regulatory inquiry, or adverse action proceeding, the relevant question is not whether the record reads well. It is whether the record can support its conclusions under independent scrutiny.</w:t>
      </w:r>
    </w:p>
    <w:p w14:paraId="2E5F9396" w14:textId="59B5FD52" w:rsidR="008603E1" w:rsidRDefault="003108A3">
      <w:r>
        <w:t xml:space="preserve">Employment law frameworks including Title VII and the ADA treat the written record as </w:t>
      </w:r>
      <w:del w:id="25" w:author="Anholzer, Bill" w:date="2026-07-16T14:22:00Z" w16du:dateUtc="2026-07-16T19:22:00Z">
        <w:r w:rsidDel="006D78A3">
          <w:delText xml:space="preserve">the primary </w:delText>
        </w:r>
      </w:del>
      <w:ins w:id="26" w:author="Anholzer, Bill" w:date="2026-07-16T14:22:00Z" w16du:dateUtc="2026-07-16T19:22:00Z">
        <w:r w:rsidR="006D78A3">
          <w:t xml:space="preserve">a key </w:t>
        </w:r>
      </w:ins>
      <w:r>
        <w:t>evidentiary artifact in adverse action disputes. Where AI drafting has been used to generate justification language without documented evidentiary grounding, organizations may find that even sound underlying decisions become difficult to defend.</w:t>
      </w:r>
    </w:p>
    <w:p w14:paraId="23ADB0B2" w14:textId="77777777" w:rsidR="008603E1" w:rsidRDefault="003108A3">
      <w:r>
        <w:t>One structural distinction worth drawing is between AI output treated as finished documentation and AI output treated as unverified draft material. Organizations that treat AI-generated content as ready for the system of record without independent substantiation assume a different risk profile than those that build verification into the pre-finalization workflow. This distinction may become increasingly relevant as regulators and courts develop expectations around AI-assisted documentation practices.</w:t>
      </w:r>
    </w:p>
    <w:p w14:paraId="59604FEA" w14:textId="39C0A1E9" w:rsidR="008603E1" w:rsidRDefault="003108A3" w:rsidP="0071066D">
      <w:pPr>
        <w:pStyle w:val="Heading2"/>
      </w:pPr>
      <w:r>
        <w:t xml:space="preserve">Where </w:t>
      </w:r>
      <w:ins w:id="27" w:author="Anholzer, Bill" w:date="2026-07-16T14:23:00Z" w16du:dateUtc="2026-07-16T19:23:00Z">
        <w:r w:rsidR="00407D69">
          <w:t>d</w:t>
        </w:r>
      </w:ins>
      <w:del w:id="28" w:author="Anholzer, Bill" w:date="2026-07-16T14:23:00Z" w16du:dateUtc="2026-07-16T19:23:00Z">
        <w:r w:rsidDel="00407D69">
          <w:delText>D</w:delText>
        </w:r>
      </w:del>
      <w:r>
        <w:t xml:space="preserve">ocumentation </w:t>
      </w:r>
      <w:ins w:id="29" w:author="Anholzer, Bill" w:date="2026-07-16T14:23:00Z" w16du:dateUtc="2026-07-16T19:23:00Z">
        <w:r w:rsidR="00407D69">
          <w:t>i</w:t>
        </w:r>
      </w:ins>
      <w:del w:id="30" w:author="Anholzer, Bill" w:date="2026-07-16T14:23:00Z" w16du:dateUtc="2026-07-16T19:23:00Z">
        <w:r w:rsidDel="00407D69">
          <w:delText>I</w:delText>
        </w:r>
      </w:del>
      <w:r>
        <w:t xml:space="preserve">ntegrity </w:t>
      </w:r>
      <w:ins w:id="31" w:author="Anholzer, Bill" w:date="2026-07-16T14:23:00Z" w16du:dateUtc="2026-07-16T19:23:00Z">
        <w:r w:rsidR="00407D69">
          <w:t>b</w:t>
        </w:r>
      </w:ins>
      <w:del w:id="32" w:author="Anholzer, Bill" w:date="2026-07-16T14:23:00Z" w16du:dateUtc="2026-07-16T19:23:00Z">
        <w:r w:rsidDel="00407D69">
          <w:delText>B</w:delText>
        </w:r>
      </w:del>
      <w:r>
        <w:t xml:space="preserve">reaks </w:t>
      </w:r>
      <w:ins w:id="33" w:author="Anholzer, Bill" w:date="2026-07-16T14:23:00Z" w16du:dateUtc="2026-07-16T19:23:00Z">
        <w:r w:rsidR="00407D69">
          <w:t>d</w:t>
        </w:r>
      </w:ins>
      <w:del w:id="34" w:author="Anholzer, Bill" w:date="2026-07-16T14:23:00Z" w16du:dateUtc="2026-07-16T19:23:00Z">
        <w:r w:rsidDel="00407D69">
          <w:delText>D</w:delText>
        </w:r>
      </w:del>
      <w:r>
        <w:t>own</w:t>
      </w:r>
    </w:p>
    <w:p w14:paraId="5EE6A723" w14:textId="77777777" w:rsidR="008603E1" w:rsidRDefault="003108A3">
      <w:r>
        <w:t>Three recurring failure patterns are worth examining in the context of AI-assisted compliance documentation.</w:t>
      </w:r>
    </w:p>
    <w:p w14:paraId="51A6CF77" w14:textId="596CA493" w:rsidR="008603E1" w:rsidRDefault="003108A3" w:rsidP="0071066D">
      <w:pPr>
        <w:pStyle w:val="Heading3"/>
      </w:pPr>
      <w:r>
        <w:t xml:space="preserve">Absence of </w:t>
      </w:r>
      <w:ins w:id="35" w:author="Anholzer, Bill" w:date="2026-07-16T14:24:00Z" w16du:dateUtc="2026-07-16T19:24:00Z">
        <w:r w:rsidR="00407D69">
          <w:t>s</w:t>
        </w:r>
      </w:ins>
      <w:del w:id="36" w:author="Anholzer, Bill" w:date="2026-07-16T14:24:00Z" w16du:dateUtc="2026-07-16T19:24:00Z">
        <w:r w:rsidDel="00407D69">
          <w:delText>S</w:delText>
        </w:r>
      </w:del>
      <w:r>
        <w:t xml:space="preserve">ource </w:t>
      </w:r>
      <w:ins w:id="37" w:author="Anholzer, Bill" w:date="2026-07-16T14:24:00Z" w16du:dateUtc="2026-07-16T19:24:00Z">
        <w:r w:rsidR="00407D69">
          <w:t>t</w:t>
        </w:r>
      </w:ins>
      <w:del w:id="38" w:author="Anholzer, Bill" w:date="2026-07-16T14:24:00Z" w16du:dateUtc="2026-07-16T19:24:00Z">
        <w:r w:rsidDel="00407D69">
          <w:delText>T</w:delText>
        </w:r>
      </w:del>
      <w:r>
        <w:t>raceability</w:t>
      </w:r>
    </w:p>
    <w:p w14:paraId="0771FBB3" w14:textId="64CB2482" w:rsidR="008603E1" w:rsidRDefault="003108A3">
      <w:r>
        <w:t>When a termination decision is challenged and the organization cannot produce underlying documentation beyond the AI-generated narrative, the absence of source material can become the central issue in discovery. Without traceable evidence, a sound underlying decision becomes procedurally difficult to defend. The compliance program</w:t>
      </w:r>
      <w:r w:rsidR="0071066D">
        <w:t>’</w:t>
      </w:r>
      <w:r>
        <w:t>s ability to demonstrate its own effectiveness depends in part on the availability of source documentation that predates the drafting process.</w:t>
      </w:r>
    </w:p>
    <w:p w14:paraId="3AD1B1FB" w14:textId="6EC081E4" w:rsidR="008603E1" w:rsidRDefault="003108A3" w:rsidP="0071066D">
      <w:pPr>
        <w:pStyle w:val="Heading3"/>
      </w:pPr>
      <w:r>
        <w:t xml:space="preserve">Template </w:t>
      </w:r>
      <w:ins w:id="39" w:author="Anholzer, Bill" w:date="2026-07-16T14:24:00Z" w16du:dateUtc="2026-07-16T19:24:00Z">
        <w:r w:rsidR="00FB5C1A">
          <w:t>c</w:t>
        </w:r>
      </w:ins>
      <w:del w:id="40" w:author="Anholzer, Bill" w:date="2026-07-16T14:24:00Z" w16du:dateUtc="2026-07-16T19:24:00Z">
        <w:r w:rsidDel="00FB5C1A">
          <w:delText>C</w:delText>
        </w:r>
      </w:del>
      <w:r>
        <w:t xml:space="preserve">ompliance </w:t>
      </w:r>
      <w:ins w:id="41" w:author="Anholzer, Bill" w:date="2026-07-16T14:24:00Z" w16du:dateUtc="2026-07-16T19:24:00Z">
        <w:r w:rsidR="00FB5C1A">
          <w:t>w</w:t>
        </w:r>
      </w:ins>
      <w:del w:id="42" w:author="Anholzer, Bill" w:date="2026-07-16T14:24:00Z" w16du:dateUtc="2026-07-16T19:24:00Z">
        <w:r w:rsidDel="00FB5C1A">
          <w:delText>W</w:delText>
        </w:r>
      </w:del>
      <w:r>
        <w:t xml:space="preserve">ithout </w:t>
      </w:r>
      <w:ins w:id="43" w:author="Anholzer, Bill" w:date="2026-07-16T14:24:00Z" w16du:dateUtc="2026-07-16T19:24:00Z">
        <w:r w:rsidR="00FB5C1A">
          <w:t>e</w:t>
        </w:r>
      </w:ins>
      <w:del w:id="44" w:author="Anholzer, Bill" w:date="2026-07-16T14:24:00Z" w16du:dateUtc="2026-07-16T19:24:00Z">
        <w:r w:rsidDel="00FB5C1A">
          <w:delText>E</w:delText>
        </w:r>
      </w:del>
      <w:r>
        <w:t xml:space="preserve">videntiary </w:t>
      </w:r>
      <w:ins w:id="45" w:author="Anholzer, Bill" w:date="2026-07-16T14:24:00Z" w16du:dateUtc="2026-07-16T19:24:00Z">
        <w:r w:rsidR="00FB5C1A">
          <w:t>s</w:t>
        </w:r>
      </w:ins>
      <w:del w:id="46" w:author="Anholzer, Bill" w:date="2026-07-16T14:24:00Z" w16du:dateUtc="2026-07-16T19:24:00Z">
        <w:r w:rsidDel="00FB5C1A">
          <w:delText>S</w:delText>
        </w:r>
      </w:del>
      <w:r>
        <w:t>upport</w:t>
      </w:r>
    </w:p>
    <w:p w14:paraId="19A5CD9E" w14:textId="77777777" w:rsidR="008603E1" w:rsidRDefault="003108A3">
      <w:r>
        <w:t>A performance or disciplinary file may use approved terminology and follow the correct template precisely while relying on AI-generated phrasing rather than documented observation. Where this pattern appears across multiple files, it can support claims of systematic deficiency in the underlying process, even when individual records appear facially compliant. Audit sampling approaches designed to catch this pattern need to look past format adherence and examine whether the underlying claims are actually grounded in evidence.</w:t>
      </w:r>
    </w:p>
    <w:p w14:paraId="08CDDB4D" w14:textId="072C2775" w:rsidR="008603E1" w:rsidRDefault="003108A3" w:rsidP="0071066D">
      <w:pPr>
        <w:pStyle w:val="Heading3"/>
      </w:pPr>
      <w:r>
        <w:lastRenderedPageBreak/>
        <w:t xml:space="preserve">Absence of a </w:t>
      </w:r>
      <w:ins w:id="47" w:author="Anholzer, Bill" w:date="2026-07-16T14:56:00Z" w16du:dateUtc="2026-07-16T19:56:00Z">
        <w:r w:rsidR="004A6D38">
          <w:t>d</w:t>
        </w:r>
      </w:ins>
      <w:del w:id="48" w:author="Anholzer, Bill" w:date="2026-07-16T14:56:00Z" w16du:dateUtc="2026-07-16T19:56:00Z">
        <w:r w:rsidDel="004A6D38">
          <w:delText>D</w:delText>
        </w:r>
      </w:del>
      <w:r>
        <w:t xml:space="preserve">ocumented </w:t>
      </w:r>
      <w:ins w:id="49" w:author="Anholzer, Bill" w:date="2026-07-16T14:56:00Z" w16du:dateUtc="2026-07-16T19:56:00Z">
        <w:r w:rsidR="004A6D38">
          <w:t>r</w:t>
        </w:r>
      </w:ins>
      <w:del w:id="50" w:author="Anholzer, Bill" w:date="2026-07-16T14:56:00Z" w16du:dateUtc="2026-07-16T19:56:00Z">
        <w:r w:rsidDel="004A6D38">
          <w:delText>R</w:delText>
        </w:r>
      </w:del>
      <w:r>
        <w:t xml:space="preserve">eview </w:t>
      </w:r>
      <w:ins w:id="51" w:author="Anholzer, Bill" w:date="2026-07-16T14:56:00Z" w16du:dateUtc="2026-07-16T19:56:00Z">
        <w:r w:rsidR="004A6D38">
          <w:t>s</w:t>
        </w:r>
      </w:ins>
      <w:del w:id="52" w:author="Anholzer, Bill" w:date="2026-07-16T14:56:00Z" w16du:dateUtc="2026-07-16T19:56:00Z">
        <w:r w:rsidDel="004A6D38">
          <w:delText>S</w:delText>
        </w:r>
      </w:del>
      <w:r>
        <w:t>tep</w:t>
      </w:r>
    </w:p>
    <w:p w14:paraId="5C62D597" w14:textId="3C4B99AB" w:rsidR="008603E1" w:rsidRDefault="003108A3">
      <w:r>
        <w:t>When a compliance or HR record moves directly from AI-assisted draft to system of record without a documented independent review step, the record reflects no human accountability for the reasoning it contains. A missing review checkpoint is more than a process gap. It weakens the record</w:t>
      </w:r>
      <w:r w:rsidR="0071066D">
        <w:t>’</w:t>
      </w:r>
      <w:r>
        <w:t>s credibility as evidence that a compliance program exercised genuine oversight.</w:t>
      </w:r>
    </w:p>
    <w:p w14:paraId="56A8D9AC" w14:textId="1E894FE0" w:rsidR="008603E1" w:rsidRDefault="003108A3" w:rsidP="0071066D">
      <w:pPr>
        <w:pStyle w:val="Heading2"/>
      </w:pPr>
      <w:r>
        <w:t xml:space="preserve">Considerations for </w:t>
      </w:r>
      <w:ins w:id="53" w:author="Anholzer, Bill" w:date="2026-07-16T14:56:00Z" w16du:dateUtc="2026-07-16T19:56:00Z">
        <w:r w:rsidR="00210008">
          <w:t>c</w:t>
        </w:r>
      </w:ins>
      <w:del w:id="54" w:author="Anholzer, Bill" w:date="2026-07-16T14:56:00Z" w16du:dateUtc="2026-07-16T19:56:00Z">
        <w:r w:rsidDel="00210008">
          <w:delText>C</w:delText>
        </w:r>
      </w:del>
      <w:r>
        <w:t xml:space="preserve">ompliance </w:t>
      </w:r>
      <w:ins w:id="55" w:author="Anholzer, Bill" w:date="2026-07-16T14:56:00Z" w16du:dateUtc="2026-07-16T19:56:00Z">
        <w:r w:rsidR="00210008">
          <w:t>p</w:t>
        </w:r>
      </w:ins>
      <w:del w:id="56" w:author="Anholzer, Bill" w:date="2026-07-16T14:56:00Z" w16du:dateUtc="2026-07-16T19:56:00Z">
        <w:r w:rsidDel="00210008">
          <w:delText>P</w:delText>
        </w:r>
      </w:del>
      <w:r>
        <w:t xml:space="preserve">rogram </w:t>
      </w:r>
      <w:ins w:id="57" w:author="Anholzer, Bill" w:date="2026-07-16T14:56:00Z" w16du:dateUtc="2026-07-16T19:56:00Z">
        <w:r w:rsidR="00210008">
          <w:t>d</w:t>
        </w:r>
      </w:ins>
      <w:del w:id="58" w:author="Anholzer, Bill" w:date="2026-07-16T14:56:00Z" w16du:dateUtc="2026-07-16T19:56:00Z">
        <w:r w:rsidDel="00210008">
          <w:delText>D</w:delText>
        </w:r>
      </w:del>
      <w:r>
        <w:t>esign</w:t>
      </w:r>
    </w:p>
    <w:p w14:paraId="26B370D4" w14:textId="77777777" w:rsidR="008603E1" w:rsidRDefault="003108A3">
      <w:r>
        <w:t>Compliance programs may wish to consider how existing documentation standards and review protocols address AI-assisted drafting. The following represent areas where current program design may not fully account for the evidentiary characteristics of AI-generated content.</w:t>
      </w:r>
    </w:p>
    <w:p w14:paraId="4CFC4A95" w14:textId="47014050" w:rsidR="008603E1" w:rsidRDefault="003108A3" w:rsidP="0071066D">
      <w:pPr>
        <w:pStyle w:val="Heading3"/>
      </w:pPr>
      <w:r>
        <w:t xml:space="preserve">Evidentiary </w:t>
      </w:r>
      <w:ins w:id="59" w:author="Anholzer, Bill" w:date="2026-07-16T14:57:00Z" w16du:dateUtc="2026-07-16T19:57:00Z">
        <w:r w:rsidR="00210008">
          <w:t>g</w:t>
        </w:r>
      </w:ins>
      <w:del w:id="60" w:author="Anholzer, Bill" w:date="2026-07-16T14:57:00Z" w16du:dateUtc="2026-07-16T19:57:00Z">
        <w:r w:rsidDel="00210008">
          <w:delText>G</w:delText>
        </w:r>
      </w:del>
      <w:r>
        <w:t xml:space="preserve">rounding </w:t>
      </w:r>
      <w:ins w:id="61" w:author="Anholzer, Bill" w:date="2026-07-16T14:57:00Z" w16du:dateUtc="2026-07-16T19:57:00Z">
        <w:r w:rsidR="00210008">
          <w:t>r</w:t>
        </w:r>
      </w:ins>
      <w:del w:id="62" w:author="Anholzer, Bill" w:date="2026-07-16T14:57:00Z" w16du:dateUtc="2026-07-16T19:57:00Z">
        <w:r w:rsidDel="00210008">
          <w:delText>R</w:delText>
        </w:r>
      </w:del>
      <w:r>
        <w:t>equirements</w:t>
      </w:r>
    </w:p>
    <w:p w14:paraId="05C6209B" w14:textId="77777777" w:rsidR="008603E1" w:rsidRDefault="003108A3">
      <w:r>
        <w:t>Programs may consider requiring that all material claims in compliance records be traceable to documented evidence that existed prior to the drafting process. This is distinct from requiring that records follow a particular format. It is a question of whether conclusions can be independently reconstructed from available source documentation.</w:t>
      </w:r>
    </w:p>
    <w:p w14:paraId="1CDD920F" w14:textId="18795BC3" w:rsidR="008603E1" w:rsidRDefault="003108A3" w:rsidP="0071066D">
      <w:pPr>
        <w:pStyle w:val="Heading3"/>
      </w:pPr>
      <w:r>
        <w:t xml:space="preserve">AI </w:t>
      </w:r>
      <w:ins w:id="63" w:author="Anholzer, Bill" w:date="2026-07-16T14:57:00Z" w16du:dateUtc="2026-07-16T19:57:00Z">
        <w:r w:rsidR="00566EDD">
          <w:t>o</w:t>
        </w:r>
      </w:ins>
      <w:del w:id="64" w:author="Anholzer, Bill" w:date="2026-07-16T14:57:00Z" w16du:dateUtc="2026-07-16T19:57:00Z">
        <w:r w:rsidDel="00566EDD">
          <w:delText>O</w:delText>
        </w:r>
      </w:del>
      <w:r>
        <w:t xml:space="preserve">utput </w:t>
      </w:r>
      <w:ins w:id="65" w:author="Anholzer, Bill" w:date="2026-07-16T14:57:00Z" w16du:dateUtc="2026-07-16T19:57:00Z">
        <w:r w:rsidR="00566EDD">
          <w:t>c</w:t>
        </w:r>
      </w:ins>
      <w:del w:id="66" w:author="Anholzer, Bill" w:date="2026-07-16T14:57:00Z" w16du:dateUtc="2026-07-16T19:57:00Z">
        <w:r w:rsidDel="00566EDD">
          <w:delText>C</w:delText>
        </w:r>
      </w:del>
      <w:r>
        <w:t>lassification</w:t>
      </w:r>
    </w:p>
    <w:p w14:paraId="7B390251" w14:textId="77777777" w:rsidR="008603E1" w:rsidRDefault="003108A3">
      <w:r>
        <w:t>Some organizations may choose to treat AI-generated content as unverified draft material by default, requiring independent substantiation before content enters the system of record. This classification distinction is operationally simple to implement and may address a significant portion of the evidentiary risk introduced by AI-assisted drafting.</w:t>
      </w:r>
    </w:p>
    <w:p w14:paraId="551AD875" w14:textId="316260A0" w:rsidR="008603E1" w:rsidRDefault="003108A3" w:rsidP="0071066D">
      <w:pPr>
        <w:pStyle w:val="Heading3"/>
      </w:pPr>
      <w:r>
        <w:t xml:space="preserve">Language </w:t>
      </w:r>
      <w:ins w:id="67" w:author="Anholzer, Bill" w:date="2026-07-16T14:57:00Z" w16du:dateUtc="2026-07-16T19:57:00Z">
        <w:r w:rsidR="00566EDD">
          <w:t>s</w:t>
        </w:r>
      </w:ins>
      <w:del w:id="68" w:author="Anholzer, Bill" w:date="2026-07-16T14:57:00Z" w16du:dateUtc="2026-07-16T19:57:00Z">
        <w:r w:rsidDel="00566EDD">
          <w:delText>S</w:delText>
        </w:r>
      </w:del>
      <w:r>
        <w:t xml:space="preserve">pecificity </w:t>
      </w:r>
      <w:ins w:id="69" w:author="Anholzer, Bill" w:date="2026-07-16T14:58:00Z" w16du:dateUtc="2026-07-16T19:58:00Z">
        <w:r w:rsidR="00566EDD">
          <w:t>s</w:t>
        </w:r>
      </w:ins>
      <w:del w:id="70" w:author="Anholzer, Bill" w:date="2026-07-16T14:58:00Z" w16du:dateUtc="2026-07-16T19:58:00Z">
        <w:r w:rsidDel="00566EDD">
          <w:delText>S</w:delText>
        </w:r>
      </w:del>
      <w:r>
        <w:t>tandards</w:t>
      </w:r>
    </w:p>
    <w:p w14:paraId="01EEE43D" w14:textId="77777777" w:rsidR="008603E1" w:rsidRDefault="003108A3">
      <w:r>
        <w:t>Subjective or interpretive language in compliance records can create ambiguity about what was actually observed, documented, or determined. Replacing subjective descriptors with observable conduct descriptions is an established documentation practice that becomes more significant when AI drafting may have introduced characterizations not directly grounded in documented facts. At scale, patterns of subjective language across a record population can function as evidence of systemic deficiency.</w:t>
      </w:r>
    </w:p>
    <w:p w14:paraId="44B6A292" w14:textId="05A4AA2D" w:rsidR="008603E1" w:rsidRDefault="003108A3" w:rsidP="0071066D">
      <w:pPr>
        <w:pStyle w:val="Heading3"/>
      </w:pPr>
      <w:r>
        <w:t>System-of-</w:t>
      </w:r>
      <w:ins w:id="71" w:author="Anholzer, Bill" w:date="2026-07-16T14:58:00Z" w16du:dateUtc="2026-07-16T19:58:00Z">
        <w:r w:rsidR="00B24FF8">
          <w:t>r</w:t>
        </w:r>
      </w:ins>
      <w:del w:id="72" w:author="Anholzer, Bill" w:date="2026-07-16T14:58:00Z" w16du:dateUtc="2026-07-16T19:58:00Z">
        <w:r w:rsidDel="00B24FF8">
          <w:delText>R</w:delText>
        </w:r>
      </w:del>
      <w:r>
        <w:t xml:space="preserve">ecord </w:t>
      </w:r>
      <w:ins w:id="73" w:author="Anholzer, Bill" w:date="2026-07-16T14:58:00Z" w16du:dateUtc="2026-07-16T19:58:00Z">
        <w:r w:rsidR="00B24FF8">
          <w:t>b</w:t>
        </w:r>
      </w:ins>
      <w:del w:id="74" w:author="Anholzer, Bill" w:date="2026-07-16T14:58:00Z" w16du:dateUtc="2026-07-16T19:58:00Z">
        <w:r w:rsidDel="00B24FF8">
          <w:delText>B</w:delText>
        </w:r>
      </w:del>
      <w:r>
        <w:t>oundaries</w:t>
      </w:r>
    </w:p>
    <w:p w14:paraId="2D878D8A" w14:textId="77777777" w:rsidR="008603E1" w:rsidRDefault="003108A3">
      <w:r>
        <w:t xml:space="preserve">An emerging question for compliance programs involves whether drafting activity that occurs outside approved, auditable systems creates documentation risk </w:t>
      </w:r>
      <w:r>
        <w:lastRenderedPageBreak/>
        <w:t>independent of the content produced. Where AI drafting tools are used outside organizational data processing inventories, the organization may face both privacy and evidentiary exposure. Programs may wish to consider whether current policies clearly address this boundary.</w:t>
      </w:r>
    </w:p>
    <w:p w14:paraId="444DB116" w14:textId="3B693D1A" w:rsidR="008603E1" w:rsidRDefault="003108A3" w:rsidP="0071066D">
      <w:pPr>
        <w:pStyle w:val="Heading3"/>
      </w:pPr>
      <w:r>
        <w:t xml:space="preserve">Documented </w:t>
      </w:r>
      <w:ins w:id="75" w:author="Anholzer, Bill" w:date="2026-07-16T15:00:00Z" w16du:dateUtc="2026-07-16T20:00:00Z">
        <w:r w:rsidR="00C853F3">
          <w:t>r</w:t>
        </w:r>
      </w:ins>
      <w:del w:id="76" w:author="Anholzer, Bill" w:date="2026-07-16T15:00:00Z" w16du:dateUtc="2026-07-16T20:00:00Z">
        <w:r w:rsidDel="00C853F3">
          <w:delText>R</w:delText>
        </w:r>
      </w:del>
      <w:r>
        <w:t xml:space="preserve">eview </w:t>
      </w:r>
      <w:ins w:id="77" w:author="Anholzer, Bill" w:date="2026-07-16T15:00:00Z" w16du:dateUtc="2026-07-16T20:00:00Z">
        <w:r w:rsidR="00C853F3">
          <w:t>c</w:t>
        </w:r>
      </w:ins>
      <w:del w:id="78" w:author="Anholzer, Bill" w:date="2026-07-16T15:00:00Z" w16du:dateUtc="2026-07-16T20:00:00Z">
        <w:r w:rsidDel="00C853F3">
          <w:delText>C</w:delText>
        </w:r>
      </w:del>
      <w:r>
        <w:t>heckpoints</w:t>
      </w:r>
    </w:p>
    <w:p w14:paraId="738F7D8B" w14:textId="77777777" w:rsidR="008603E1" w:rsidRDefault="003108A3">
      <w:r>
        <w:t>Where compliance records are subject to independent review before finalization, that review step and its outcome may be worth documenting. A record that reflects a human accountability checkpoint presents differently than one that does not, both in internal audit contexts and in adversarial review.</w:t>
      </w:r>
    </w:p>
    <w:p w14:paraId="62D0348E" w14:textId="0A638E63" w:rsidR="008603E1" w:rsidRDefault="003108A3" w:rsidP="0071066D">
      <w:pPr>
        <w:pStyle w:val="Heading3"/>
      </w:pPr>
      <w:r>
        <w:t xml:space="preserve">Measurement and </w:t>
      </w:r>
      <w:ins w:id="79" w:author="Anholzer, Bill" w:date="2026-07-16T15:01:00Z" w16du:dateUtc="2026-07-16T20:01:00Z">
        <w:r w:rsidR="000F6F75">
          <w:t>m</w:t>
        </w:r>
      </w:ins>
      <w:del w:id="80" w:author="Anholzer, Bill" w:date="2026-07-16T15:01:00Z" w16du:dateUtc="2026-07-16T20:01:00Z">
        <w:r w:rsidDel="000F6F75">
          <w:delText>M</w:delText>
        </w:r>
      </w:del>
      <w:r>
        <w:t xml:space="preserve">onitoring </w:t>
      </w:r>
      <w:ins w:id="81" w:author="Anholzer, Bill" w:date="2026-07-16T15:01:00Z" w16du:dateUtc="2026-07-16T20:01:00Z">
        <w:r w:rsidR="000F6F75">
          <w:t>i</w:t>
        </w:r>
      </w:ins>
      <w:del w:id="82" w:author="Anholzer, Bill" w:date="2026-07-16T15:01:00Z" w16du:dateUtc="2026-07-16T20:01:00Z">
        <w:r w:rsidDel="000F6F75">
          <w:delText>I</w:delText>
        </w:r>
      </w:del>
      <w:r>
        <w:t>ndicators</w:t>
      </w:r>
    </w:p>
    <w:p w14:paraId="687D1D8D" w14:textId="77777777" w:rsidR="008603E1" w:rsidRDefault="003108A3">
      <w:r>
        <w:t>Compliance monitoring functions may find value in tracking documentation quality indicators that reflect evidentiary grounding rather than format adherence alone. Three indicators warrant consideration:</w:t>
      </w:r>
    </w:p>
    <w:p w14:paraId="22E38EA1" w14:textId="77777777" w:rsidR="008603E1" w:rsidRDefault="003108A3" w:rsidP="0071066D">
      <w:pPr>
        <w:pStyle w:val="ListParagraph"/>
        <w:numPr>
          <w:ilvl w:val="0"/>
          <w:numId w:val="12"/>
        </w:numPr>
      </w:pPr>
      <w:r>
        <w:t>The percentage of material claims in sampled records supported by identifiable source documentation</w:t>
      </w:r>
    </w:p>
    <w:p w14:paraId="0EE37941" w14:textId="77777777" w:rsidR="008603E1" w:rsidRDefault="003108A3" w:rsidP="0071066D">
      <w:pPr>
        <w:pStyle w:val="ListParagraph"/>
        <w:numPr>
          <w:ilvl w:val="0"/>
          <w:numId w:val="12"/>
        </w:numPr>
      </w:pPr>
      <w:r>
        <w:t>The frequency of subjective or interpretive language across a record population, particularly where patterns emerge across organizational units or decision types</w:t>
      </w:r>
    </w:p>
    <w:p w14:paraId="47AF6005" w14:textId="77777777" w:rsidR="008603E1" w:rsidRDefault="003108A3" w:rsidP="0071066D">
      <w:pPr>
        <w:pStyle w:val="ListParagraph"/>
        <w:numPr>
          <w:ilvl w:val="0"/>
          <w:numId w:val="12"/>
        </w:numPr>
      </w:pPr>
      <w:r>
        <w:t>The rate at which records can be independently reconstructed by reviewers with no direct knowledge of the underlying events</w:t>
      </w:r>
    </w:p>
    <w:p w14:paraId="2E037C81" w14:textId="77777777" w:rsidR="008603E1" w:rsidRDefault="003108A3">
      <w:r>
        <w:t xml:space="preserve">These indicators are consistent </w:t>
      </w:r>
      <w:commentRangeStart w:id="83"/>
      <w:r>
        <w:t xml:space="preserve">with NIST AI Risk Management Framework </w:t>
      </w:r>
      <w:commentRangeEnd w:id="83"/>
      <w:r w:rsidR="00E540A9">
        <w:rPr>
          <w:rStyle w:val="CommentReference"/>
          <w:sz w:val="24"/>
          <w:szCs w:val="24"/>
        </w:rPr>
        <w:commentReference w:id="83"/>
      </w:r>
      <w:r>
        <w:t xml:space="preserve">guidance on traceability and accountability in AI-assisted processes</w:t>
      </w:r>
      <w:ins w:id="912" w:author="Phillip Wikes" w:date="2026-07-16T20:00:00Z">
        <w:r>
          <w:t xml:space="preserve">, which observes that </w:t>
        </w:r>
        <w:r>
          <w:t>“</w:t>
        </w:r>
        <w:r>
          <w:t>trustworthy AI depends upon accountability</w:t>
        </w:r>
        <w:r>
          <w:t>”</w:t>
        </w:r>
        <w:r>
          <w:t xml:space="preserve"> and that </w:t>
        </w:r>
        <w:r>
          <w:t>“</w:t>
        </w:r>
        <w:r>
          <w:t>accountability presupposes transparency</w:t>
        </w:r>
        <w:r>
          <w:t>”</w:t>
        </w:r>
        <w:r>
          <w:rPr>
            <w:rStyle w:val="EndnoteReference"/>
          </w:rPr>
          <w:endnoteReference w:id="4"/>
        </w:r>
      </w:ins>
      <w:r>
        <w:t xml:space="preserve">, and align with documentation review principles applied in investigations and audit contexts. A periodic sampling cadence with remediation tracking can surface systemic gaps that individual record review would not systematically identify.</w:t>
      </w:r>
    </w:p>
    <w:p w14:paraId="56CC2ECA" w14:textId="67C6C4E1" w:rsidR="008603E1" w:rsidRDefault="003108A3" w:rsidP="0071066D">
      <w:pPr>
        <w:pStyle w:val="Heading2"/>
      </w:pPr>
      <w:r>
        <w:t xml:space="preserve">Conclusion: Questions </w:t>
      </w:r>
      <w:ins w:id="84" w:author="Anholzer, Bill" w:date="2026-07-16T15:02:00Z" w16du:dateUtc="2026-07-16T20:02:00Z">
        <w:r w:rsidR="00776E1E">
          <w:t>w</w:t>
        </w:r>
      </w:ins>
      <w:del w:id="85" w:author="Anholzer, Bill" w:date="2026-07-16T15:02:00Z" w16du:dateUtc="2026-07-16T20:02:00Z">
        <w:r w:rsidDel="00776E1E">
          <w:delText>W</w:delText>
        </w:r>
      </w:del>
      <w:r>
        <w:t xml:space="preserve">orth </w:t>
      </w:r>
      <w:ins w:id="86" w:author="Anholzer, Bill" w:date="2026-07-16T15:02:00Z" w16du:dateUtc="2026-07-16T20:02:00Z">
        <w:r w:rsidR="00776E1E">
          <w:t>a</w:t>
        </w:r>
      </w:ins>
      <w:del w:id="87" w:author="Anholzer, Bill" w:date="2026-07-16T15:02:00Z" w16du:dateUtc="2026-07-16T20:02:00Z">
        <w:r w:rsidDel="00776E1E">
          <w:delText>A</w:delText>
        </w:r>
      </w:del>
      <w:r>
        <w:t>sking</w:t>
      </w:r>
    </w:p>
    <w:p w14:paraId="722BD19F" w14:textId="77777777" w:rsidR="008603E1" w:rsidRDefault="003108A3">
      <w:r>
        <w:t>AI-assisted drafting has changed how compliance and HR records are produced. It has not changed how those records are evaluated when they are examined under conditions that matter: internal investigations, regulatory inquiries, litigation, and audit review. The evidentiary standard applied to records in those contexts does not account for whether AI was involved in their production.</w:t>
      </w:r>
    </w:p>
    <w:p w14:paraId="1615C397" w14:textId="77777777" w:rsidR="008603E1" w:rsidRDefault="003108A3">
      <w:r>
        <w:t xml:space="preserve">The practical question for compliance programs is not whether to permit AI-assisted documentation. It is whether existing program design, including documentation standards, pre-finalization review processes, audit sampling approaches, and monitoring indicators, adequately addresses the evidentiary characteristics of AI-generated content. Organizations that can independently </w:t>
      </w:r>
      <w:r>
        <w:lastRenderedPageBreak/>
        <w:t>reconstruct important decisions may be better positioned to demonstrate both program effectiveness and accountable oversight.</w:t>
      </w:r>
    </w:p>
    <w:p w14:paraId="5BFD3106" w14:textId="77777777" w:rsidR="008603E1" w:rsidRDefault="003108A3">
      <w:r>
        <w:t>Several questions may be worth posing within compliance programs as AI-assisted drafting becomes routine:</w:t>
      </w:r>
    </w:p>
    <w:p w14:paraId="1B4EA3B9" w14:textId="77777777" w:rsidR="008603E1" w:rsidRDefault="003108A3" w:rsidP="0071066D">
      <w:pPr>
        <w:pStyle w:val="ListParagraph"/>
        <w:numPr>
          <w:ilvl w:val="0"/>
          <w:numId w:val="11"/>
        </w:numPr>
      </w:pPr>
      <w:r>
        <w:t>When a record is reviewed months or years after production, can its conclusions be reconstructed from available source documentation?</w:t>
      </w:r>
    </w:p>
    <w:p w14:paraId="32EBC34E" w14:textId="77777777" w:rsidR="008603E1" w:rsidRDefault="003108A3" w:rsidP="0071066D">
      <w:pPr>
        <w:pStyle w:val="ListParagraph"/>
        <w:numPr>
          <w:ilvl w:val="0"/>
          <w:numId w:val="11"/>
        </w:numPr>
      </w:pPr>
      <w:r>
        <w:t>Do current documentation standards distinguish between AI-generated content and independently documented conclusions?</w:t>
      </w:r>
    </w:p>
    <w:p w14:paraId="19B04BAC" w14:textId="77777777" w:rsidR="008603E1" w:rsidRDefault="003108A3" w:rsidP="0071066D">
      <w:pPr>
        <w:pStyle w:val="ListParagraph"/>
        <w:numPr>
          <w:ilvl w:val="0"/>
          <w:numId w:val="11"/>
        </w:numPr>
      </w:pPr>
      <w:r>
        <w:t>Do audit sampling and monitoring approaches evaluate evidentiary grounding, or primarily format and procedural compliance?</w:t>
      </w:r>
    </w:p>
    <w:p w14:paraId="1B53D223" w14:textId="77777777" w:rsidR="008603E1" w:rsidRDefault="003108A3" w:rsidP="0071066D">
      <w:pPr>
        <w:pStyle w:val="ListParagraph"/>
        <w:numPr>
          <w:ilvl w:val="0"/>
          <w:numId w:val="11"/>
        </w:numPr>
      </w:pPr>
      <w:r>
        <w:t>Is there a documented review checkpoint that reflects human accountability for the reasoning contained in compliance records?</w:t>
      </w:r>
    </w:p>
    <w:p w14:paraId="79B15B95" w14:textId="77777777" w:rsidR="008603E1" w:rsidRDefault="003108A3" w:rsidP="0071066D">
      <w:pPr>
        <w:pStyle w:val="ListParagraph"/>
        <w:numPr>
          <w:ilvl w:val="0"/>
          <w:numId w:val="11"/>
        </w:numPr>
      </w:pPr>
      <w:r>
        <w:t>Where AI drafting occurs outside approved systems, does the organization have visibility into that activity?</w:t>
      </w:r>
    </w:p>
    <w:p w14:paraId="24135F4A" w14:textId="77777777" w:rsidR="008603E1" w:rsidRDefault="003108A3">
      <w:r>
        <w:t>These questions do not have uniform answers across organizations or sectors. They are offered as a starting point for professional reflection on how compliance program design adapts to an operating environment in which AI-assisted documentation has become, for many organizations, a routine practice.</w:t>
      </w:r>
    </w:p>
    <w:p w14:paraId="5AA24E9E" w14:textId="251DDFDE" w:rsidR="0071066D" w:rsidRDefault="0071066D" w:rsidP="0071066D">
      <w:pPr>
        <w:pStyle w:val="Heading2"/>
      </w:pPr>
      <w:r>
        <w:t>Takeaways</w:t>
      </w:r>
    </w:p>
    <w:p w14:paraId="599A4445" w14:textId="77777777" w:rsidR="0071066D" w:rsidRDefault="0071066D" w:rsidP="0071066D">
      <w:pPr>
        <w:pStyle w:val="ListParagraph"/>
        <w:numPr>
          <w:ilvl w:val="0"/>
          <w:numId w:val="10"/>
        </w:numPr>
      </w:pPr>
      <w:r>
        <w:t>AI-assisted drafting can produce records that read as authoritative while carrying no verifiable evidentiary foundation. This is a documentation integrity problem, not simply a technology one.</w:t>
      </w:r>
    </w:p>
    <w:p w14:paraId="0E3A03B4" w14:textId="7D201D93" w:rsidR="0071066D" w:rsidRDefault="0071066D" w:rsidP="0071066D">
      <w:pPr>
        <w:pStyle w:val="ListParagraph"/>
        <w:numPr>
          <w:ilvl w:val="0"/>
          <w:numId w:val="10"/>
        </w:numPr>
      </w:pPr>
      <w:r>
        <w:t>When records are examined in investigations, regulatory inquiries, litigation, or audit, they are judged on whether their conclusions can be independently reconstructed from source evidence, not on whether they read well.</w:t>
      </w:r>
      <w:del w:id="88" w:author="Anholzer, Bill" w:date="2026-07-16T15:06:00Z" w16du:dateUtc="2026-07-16T20:06:00Z">
        <w:r w:rsidDel="00F3173F">
          <w:delText xml:space="preserve"> That standard does not change because AI was involved.</w:delText>
        </w:r>
      </w:del>
    </w:p>
    <w:p w14:paraId="62ACD4CC" w14:textId="77777777" w:rsidR="0071066D" w:rsidRDefault="0071066D" w:rsidP="0071066D">
      <w:pPr>
        <w:pStyle w:val="ListParagraph"/>
        <w:numPr>
          <w:ilvl w:val="0"/>
          <w:numId w:val="10"/>
        </w:numPr>
      </w:pPr>
      <w:r>
        <w:t>Three failure patterns recur: absence of source traceability, template compliance without evidentiary support, and the absence of a documented independent review step.</w:t>
      </w:r>
    </w:p>
    <w:p w14:paraId="1B6C9018" w14:textId="77777777" w:rsidR="0071066D" w:rsidRDefault="0071066D" w:rsidP="0071066D">
      <w:pPr>
        <w:pStyle w:val="ListParagraph"/>
        <w:numPr>
          <w:ilvl w:val="0"/>
          <w:numId w:val="10"/>
        </w:numPr>
      </w:pPr>
      <w:r>
        <w:t>Treating AI-generated content as unverified draft material by default, and requiring independent substantiation before it enters the system of record, is an operationally simple control that addresses much of the risk.</w:t>
      </w:r>
    </w:p>
    <w:p w14:paraId="7BF6D562" w14:textId="250483CA" w:rsidR="008603E1" w:rsidRDefault="0071066D" w:rsidP="0071066D">
      <w:pPr>
        <w:pStyle w:val="ListParagraph"/>
        <w:numPr>
          <w:ilvl w:val="0"/>
          <w:numId w:val="10"/>
        </w:numPr>
      </w:pPr>
      <w:r>
        <w:t>Monitoring evidentiary grounding (the share of claims tied to source documentation, the frequency of subjective language, and whether an uninvolved reviewer can reconstruct the record) surfaces systemic gaps that format-based review misses, consistent with the NIST AI Risk Management Framework.</w:t>
      </w:r>
    </w:p>
    <w:sectPr w:rsidR="008603E1" w:rsidSect="00034616">
      <w:endnotePr>
        <w:numFmt w:val="decimal"/>
      </w:endnotePr>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nholzer, Bill" w:date="2026-07-15T10:34:00Z" w:initials="BA">
    <w:p w14:paraId="39F9BAC0" w14:textId="77777777" w:rsidR="0071066D" w:rsidRDefault="0071066D" w:rsidP="0071066D">
      <w:pPr>
        <w:pStyle w:val="CommentText"/>
      </w:pPr>
      <w:r>
        <w:rPr>
          <w:rStyle w:val="CommentReference"/>
        </w:rPr>
        <w:annotationRef/>
      </w:r>
      <w:r>
        <w:t>Please add location information</w:t>
      </w:r>
    </w:p>
  </w:comment>
  <w:comment w:id="11" w:author="Anholzer, Bill" w:date="2026-07-16T13:41:00Z" w:initials="BA">
    <w:p w14:paraId="163CE12B" w14:textId="77777777" w:rsidR="003E1078" w:rsidRDefault="004E3DA1" w:rsidP="003E1078">
      <w:pPr>
        <w:pStyle w:val="CommentText"/>
      </w:pPr>
      <w:r>
        <w:rPr>
          <w:rStyle w:val="CommentReference"/>
        </w:rPr>
        <w:annotationRef/>
      </w:r>
      <w:r w:rsidR="003E1078">
        <w:t>Editor note: Possible pullquote</w:t>
      </w:r>
    </w:p>
  </w:comment>
  <w:comment w:id="19" w:author="Anholzer, Bill" w:date="2026-07-16T14:21:00Z" w:initials="BA">
    <w:p w14:paraId="355C458A" w14:textId="77777777" w:rsidR="00693E68" w:rsidRDefault="0003645C" w:rsidP="00693E68">
      <w:pPr>
        <w:pStyle w:val="CommentText"/>
      </w:pPr>
      <w:r>
        <w:rPr>
          <w:rStyle w:val="CommentReference"/>
        </w:rPr>
        <w:annotationRef/>
      </w:r>
      <w:r w:rsidR="00693E68">
        <w:t>I’ve added an endnote to the ECCP. Could you tie this sentence more directly to the guidance by quoting from it?</w:t>
      </w:r>
    </w:p>
  </w:comment>
  <w:comment w:id="23" w:author="Anholzer, Bill" w:date="2026-07-16T13:57:00Z" w:initials="BA">
    <w:p w14:paraId="2AB26E8E" w14:textId="135E605F" w:rsidR="00156E51" w:rsidRDefault="00156E51" w:rsidP="00156E51">
      <w:pPr>
        <w:pStyle w:val="CommentText"/>
      </w:pPr>
      <w:r>
        <w:rPr>
          <w:rStyle w:val="CommentReference"/>
        </w:rPr>
        <w:annotationRef/>
      </w:r>
      <w:r>
        <w:t>Please include a source in an endnote to verify this claim.</w:t>
      </w:r>
    </w:p>
  </w:comment>
  <w:comment w:id="24" w:author="Anholzer, Bill" w:date="2026-07-16T13:58:00Z" w:initials="BA">
    <w:p w14:paraId="5526EA55" w14:textId="77777777" w:rsidR="00085A4B" w:rsidRDefault="00085A4B" w:rsidP="00085A4B">
      <w:pPr>
        <w:pStyle w:val="CommentText"/>
      </w:pPr>
      <w:r>
        <w:rPr>
          <w:rStyle w:val="CommentReference"/>
        </w:rPr>
        <w:annotationRef/>
      </w:r>
      <w:r>
        <w:t>Please include a source of a settlement or news story about a specific case to illustrate this and reference it in the text.</w:t>
      </w:r>
    </w:p>
  </w:comment>
  <w:comment w:id="83" w:author="Anholzer, Bill" w:date="2026-07-16T15:02:00Z" w:initials="BA">
    <w:p w14:paraId="03CFA84C" w14:textId="77777777" w:rsidR="00E540A9" w:rsidRDefault="00E540A9" w:rsidP="00E540A9">
      <w:pPr>
        <w:pStyle w:val="CommentText"/>
      </w:pPr>
      <w:r>
        <w:rPr>
          <w:rStyle w:val="CommentReference"/>
        </w:rPr>
        <w:annotationRef/>
      </w:r>
      <w:r>
        <w:t>I recommend adding a link to the framework, and using a direct quote in the text to more directly tie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F9BAC0" w15:done="0"/>
  <w15:commentEx w15:paraId="163CE12B" w15:done="0"/>
  <w15:commentEx w15:paraId="355C458A" w15:done="0"/>
  <w15:commentEx w15:paraId="2AB26E8E" w15:done="0"/>
  <w15:commentEx w15:paraId="5526EA55" w15:done="0"/>
  <w15:commentEx w15:paraId="03CFA8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F28382" w16cex:dateUtc="2026-07-15T15:34:00Z"/>
  <w16cex:commentExtensible w16cex:durableId="1B5D0FDA" w16cex:dateUtc="2026-07-16T18:41:00Z"/>
  <w16cex:commentExtensible w16cex:durableId="20A0C071" w16cex:dateUtc="2026-07-16T19:21:00Z"/>
  <w16cex:commentExtensible w16cex:durableId="320B5194" w16cex:dateUtc="2026-07-16T18:57:00Z"/>
  <w16cex:commentExtensible w16cex:durableId="05AA7C9B" w16cex:dateUtc="2026-07-16T18:58:00Z"/>
  <w16cex:commentExtensible w16cex:durableId="5D4C4B72" w16cex:dateUtc="2026-07-16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F9BAC0" w16cid:durableId="4DF28382"/>
  <w16cid:commentId w16cid:paraId="163CE12B" w16cid:durableId="1B5D0FDA"/>
  <w16cid:commentId w16cid:paraId="355C458A" w16cid:durableId="20A0C071"/>
  <w16cid:commentId w16cid:paraId="2AB26E8E" w16cid:durableId="320B5194"/>
  <w16cid:commentId w16cid:paraId="5526EA55" w16cid:durableId="05AA7C9B"/>
  <w16cid:commentId w16cid:paraId="03CFA84C" w16cid:durableId="5D4C4B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8376" w14:textId="77777777" w:rsidR="00933AA3" w:rsidRDefault="00933AA3" w:rsidP="006B6042">
      <w:pPr>
        <w:spacing w:before="0"/>
      </w:pPr>
      <w:r>
        <w:separator/>
      </w:r>
    </w:p>
  </w:endnote>
  <w:endnote w:type="continuationSeparator" w:id="0">
    <w:p w14:paraId="3F0D40C9" w14:textId="77777777" w:rsidR="00933AA3" w:rsidRDefault="00933AA3" w:rsidP="006B6042">
      <w:pPr>
        <w:spacing w:before="0"/>
      </w:pPr>
      <w:r>
        <w:continuationSeparator/>
      </w:r>
    </w:p>
  </w:endnote>
  <w:endnote w:id="1">
    <w:p w14:paraId="4FB8B213" w14:textId="4BE9FE32" w:rsidR="006B6042" w:rsidRDefault="006B6042">
      <w:pPr>
        <w:pStyle w:val="EndnoteText"/>
      </w:pPr>
      <w:ins w:id="21" w:author="Anholzer, Bill" w:date="2026-07-16T13:55:00Z" w16du:dateUtc="2026-07-16T18:55:00Z">
        <w:r>
          <w:rPr>
            <w:rStyle w:val="EndnoteReference"/>
          </w:rPr>
          <w:endnoteRef/>
        </w:r>
        <w:r>
          <w:t xml:space="preserve"> </w:t>
        </w:r>
      </w:ins>
      <w:ins w:id="22" w:author="Anholzer, Bill" w:date="2026-07-16T13:56:00Z" w16du:dateUtc="2026-07-16T18:56:00Z">
        <w:r w:rsidR="007F6C64">
          <w:fldChar w:fldCharType="begin"/>
        </w:r>
        <w:r w:rsidR="007F6C64">
          <w:instrText>HYPERLINK "</w:instrText>
        </w:r>
        <w:r w:rsidR="007F6C64" w:rsidRPr="007F6C64">
          <w:instrText>https://www.justice.gov/criminal/criminal-fraud/page/file/937501/dl?inline</w:instrText>
        </w:r>
        <w:r w:rsidR="007F6C64">
          <w:instrText>"</w:instrText>
        </w:r>
        <w:r w:rsidR="007F6C64">
          <w:fldChar w:fldCharType="separate"/>
        </w:r>
        <w:r w:rsidR="007F6C64" w:rsidRPr="00BD1F82">
          <w:rPr>
            <w:rStyle w:val="Hyperlink"/>
          </w:rPr>
          <w:t>https://www.justice.gov/criminal/criminal-fraud/page/file/937501/dl?inline</w:t>
        </w:r>
        <w:r w:rsidR="007F6C64">
          <w:fldChar w:fldCharType="end"/>
        </w:r>
        <w:r w:rsidR="007F6C64">
          <w:t xml:space="preserve">. </w:t>
        </w:r>
      </w:ins>
    </w:p>
  </w:endnote>
  <w:endnote w:id="2">
    <w:p>
      <w:pPr>
        <w:pStyle w:val="EndnoteText"/>
      </w:pPr>
      <w:ins w:id="920" w:author="Phillip Wikes" w:date="2026-07-16T20:00:00Z">
        <w:r>
          <w:rPr>
            <w:rStyle w:val="EndnoteReference"/>
          </w:rPr>
          <w:endnoteRef/>
        </w:r>
        <w:r>
          <w:t xml:space="preserve"> See, e.g., U.S. Securities and Exchange Commission, Press Release No. 2022-174 (Sept. 27, 2022) (16 firms; $1.1 billion in combined penalties for widespread recordkeeping failures involving off-channel communications); the Commission has brought additional actions in the same sweep. https://www.sec.gov/newsroom/press-releases/2022-174</w:t>
        </w:r>
      </w:ins>
    </w:p>
  </w:endnote>
  <w:endnote w:id="3">
    <w:p>
      <w:pPr>
        <w:pStyle w:val="EndnoteText"/>
      </w:pPr>
      <w:ins w:id="921" w:author="Phillip Wikes" w:date="2026-07-16T20:00:00Z">
        <w:r>
          <w:rPr>
            <w:rStyle w:val="EndnoteReference"/>
          </w:rPr>
          <w:endnoteRef/>
        </w:r>
        <w:r>
          <w:t xml:space="preserve"> U.S. Securities and Exchange Commission, Press Release No. 2021-262 (Dec. 17, 2021) (J.P. Morgan Securities LLC admitted the conduct and paid a $125 million penalty for widespread recordkeeping failures). https://www.sec.gov/newsroom/press-releases/2021-262</w:t>
        </w:r>
      </w:ins>
    </w:p>
  </w:endnote>
  <w:endnote w:id="4">
    <w:p>
      <w:pPr>
        <w:pStyle w:val="EndnoteText"/>
      </w:pPr>
      <w:ins w:id="922" w:author="Phillip Wikes" w:date="2026-07-16T20:00:00Z">
        <w:r>
          <w:rPr>
            <w:rStyle w:val="EndnoteReference"/>
          </w:rPr>
          <w:endnoteRef/>
        </w:r>
        <w:r>
          <w:t xml:space="preserve"> National Institute of Standards and Technology, Artificial Intelligence Risk Management Framework (AI RMF 1.0), NIST AI 100-1, § 3.5 (Jan. 2023). https://www.nist.gov/itl/ai-risk-management-framework</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AC645" w14:textId="77777777" w:rsidR="00933AA3" w:rsidRDefault="00933AA3" w:rsidP="006B6042">
      <w:pPr>
        <w:spacing w:before="0"/>
      </w:pPr>
      <w:r>
        <w:separator/>
      </w:r>
    </w:p>
  </w:footnote>
  <w:footnote w:type="continuationSeparator" w:id="0">
    <w:p w14:paraId="3473F212" w14:textId="77777777" w:rsidR="00933AA3" w:rsidRDefault="00933AA3" w:rsidP="006B604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F289B"/>
    <w:multiLevelType w:val="hybridMultilevel"/>
    <w:tmpl w:val="0252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E731D"/>
    <w:multiLevelType w:val="hybridMultilevel"/>
    <w:tmpl w:val="CD608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A5435F"/>
    <w:multiLevelType w:val="hybridMultilevel"/>
    <w:tmpl w:val="A61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825502">
    <w:abstractNumId w:val="8"/>
  </w:num>
  <w:num w:numId="2" w16cid:durableId="900866991">
    <w:abstractNumId w:val="6"/>
  </w:num>
  <w:num w:numId="3" w16cid:durableId="680931239">
    <w:abstractNumId w:val="5"/>
  </w:num>
  <w:num w:numId="4" w16cid:durableId="724374654">
    <w:abstractNumId w:val="4"/>
  </w:num>
  <w:num w:numId="5" w16cid:durableId="610864986">
    <w:abstractNumId w:val="7"/>
  </w:num>
  <w:num w:numId="6" w16cid:durableId="1558971777">
    <w:abstractNumId w:val="3"/>
  </w:num>
  <w:num w:numId="7" w16cid:durableId="1883905019">
    <w:abstractNumId w:val="2"/>
  </w:num>
  <w:num w:numId="8" w16cid:durableId="1758865247">
    <w:abstractNumId w:val="1"/>
  </w:num>
  <w:num w:numId="9" w16cid:durableId="170267472">
    <w:abstractNumId w:val="0"/>
  </w:num>
  <w:num w:numId="10" w16cid:durableId="502011112">
    <w:abstractNumId w:val="10"/>
  </w:num>
  <w:num w:numId="11" w16cid:durableId="647710458">
    <w:abstractNumId w:val="9"/>
  </w:num>
  <w:num w:numId="12" w16cid:durableId="9660372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holzer, Bill">
    <w15:presenceInfo w15:providerId="AD" w15:userId="S::Bill.Anholzer@corporatecompliance.org::01d33c44-06d1-4c6e-af85-5ec74cef03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45C"/>
    <w:rsid w:val="00055D16"/>
    <w:rsid w:val="0006063C"/>
    <w:rsid w:val="00085A4B"/>
    <w:rsid w:val="000F6F75"/>
    <w:rsid w:val="0015074B"/>
    <w:rsid w:val="00156E51"/>
    <w:rsid w:val="001F1F8A"/>
    <w:rsid w:val="00210008"/>
    <w:rsid w:val="0029639D"/>
    <w:rsid w:val="003108A3"/>
    <w:rsid w:val="00326F90"/>
    <w:rsid w:val="0035655E"/>
    <w:rsid w:val="003E1078"/>
    <w:rsid w:val="00407D69"/>
    <w:rsid w:val="004A6D38"/>
    <w:rsid w:val="004C1240"/>
    <w:rsid w:val="004E3DA1"/>
    <w:rsid w:val="00566EDD"/>
    <w:rsid w:val="00693E68"/>
    <w:rsid w:val="006B6042"/>
    <w:rsid w:val="006D78A3"/>
    <w:rsid w:val="0071066D"/>
    <w:rsid w:val="00776E1E"/>
    <w:rsid w:val="007F6C64"/>
    <w:rsid w:val="008603E1"/>
    <w:rsid w:val="00933AA3"/>
    <w:rsid w:val="00AA1D8D"/>
    <w:rsid w:val="00B2142A"/>
    <w:rsid w:val="00B24FF8"/>
    <w:rsid w:val="00B47730"/>
    <w:rsid w:val="00C853F3"/>
    <w:rsid w:val="00CB0664"/>
    <w:rsid w:val="00E540A9"/>
    <w:rsid w:val="00E83AAC"/>
    <w:rsid w:val="00F3173F"/>
    <w:rsid w:val="00FB5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1F002"/>
  <w14:defaultImageDpi w14:val="300"/>
  <w15:docId w15:val="{03CEB680-BE24-44C5-B62D-B84E59FC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6D"/>
    <w:pPr>
      <w:spacing w:before="240" w:after="0" w:line="240" w:lineRule="auto"/>
    </w:pPr>
    <w:rPr>
      <w:rFonts w:eastAsiaTheme="minorHAnsi"/>
      <w:sz w:val="24"/>
      <w:szCs w:val="24"/>
    </w:rPr>
  </w:style>
  <w:style w:type="paragraph" w:styleId="Heading1">
    <w:name w:val="heading 1"/>
    <w:basedOn w:val="Normal"/>
    <w:next w:val="Normal"/>
    <w:link w:val="Heading1Char"/>
    <w:uiPriority w:val="9"/>
    <w:qFormat/>
    <w:rsid w:val="0071066D"/>
    <w:pPr>
      <w:keepNext/>
      <w:keepLines/>
      <w:outlineLvl w:val="0"/>
    </w:pPr>
    <w:rPr>
      <w:rFonts w:asciiTheme="majorHAnsi" w:eastAsiaTheme="majorEastAsia" w:hAnsiTheme="majorHAnsi" w:cstheme="majorBidi"/>
      <w:b/>
      <w:bCs/>
      <w:color w:val="8DB3E2" w:themeColor="text2" w:themeTint="66"/>
      <w:sz w:val="40"/>
      <w:szCs w:val="28"/>
    </w:rPr>
  </w:style>
  <w:style w:type="paragraph" w:styleId="Heading2">
    <w:name w:val="heading 2"/>
    <w:basedOn w:val="Normal"/>
    <w:next w:val="Normal"/>
    <w:link w:val="Heading2Char"/>
    <w:uiPriority w:val="9"/>
    <w:unhideWhenUsed/>
    <w:qFormat/>
    <w:rsid w:val="0071066D"/>
    <w:pPr>
      <w:keepNext/>
      <w:keepLines/>
      <w:spacing w:before="20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71066D"/>
    <w:pPr>
      <w:keepNext/>
      <w:keepLines/>
      <w:spacing w:before="200"/>
      <w:outlineLvl w:val="2"/>
    </w:pPr>
    <w:rPr>
      <w:rFonts w:asciiTheme="majorHAnsi" w:eastAsiaTheme="majorEastAsia" w:hAnsiTheme="majorHAnsi" w:cstheme="majorBidi"/>
      <w:b/>
      <w:bCs/>
      <w:color w:val="365F91" w:themeColor="accent1" w:themeShade="BF"/>
      <w:sz w:val="32"/>
    </w:rPr>
  </w:style>
  <w:style w:type="paragraph" w:styleId="Heading4">
    <w:name w:val="heading 4"/>
    <w:basedOn w:val="Normal"/>
    <w:next w:val="Normal"/>
    <w:link w:val="Heading4Char"/>
    <w:uiPriority w:val="9"/>
    <w:unhideWhenUsed/>
    <w:qFormat/>
    <w:rsid w:val="0071066D"/>
    <w:pPr>
      <w:keepNext/>
      <w:keepLines/>
      <w:spacing w:before="200"/>
      <w:outlineLvl w:val="3"/>
    </w:pPr>
    <w:rPr>
      <w:rFonts w:asciiTheme="majorHAnsi" w:eastAsiaTheme="majorEastAsia" w:hAnsiTheme="majorHAnsi" w:cstheme="majorBidi"/>
      <w:b/>
      <w:bCs/>
      <w:i/>
      <w:iCs/>
      <w:color w:val="17365D" w:themeColor="text2" w:themeShade="BF"/>
      <w:sz w:val="28"/>
    </w:rPr>
  </w:style>
  <w:style w:type="paragraph" w:styleId="Heading5">
    <w:name w:val="heading 5"/>
    <w:basedOn w:val="Normal"/>
    <w:next w:val="Normal"/>
    <w:link w:val="Heading5Char"/>
    <w:uiPriority w:val="9"/>
    <w:unhideWhenUsed/>
    <w:qFormat/>
    <w:rsid w:val="0071066D"/>
    <w:pPr>
      <w:keepNext/>
      <w:keepLines/>
      <w:spacing w:before="200"/>
      <w:outlineLvl w:val="4"/>
    </w:pPr>
    <w:rPr>
      <w:rFonts w:ascii="Times New Roman" w:eastAsiaTheme="majorEastAsia" w:hAnsi="Times New Roman" w:cstheme="majorBidi"/>
      <w:b/>
      <w:color w:val="0F243E" w:themeColor="text2" w:themeShade="80"/>
    </w:rPr>
  </w:style>
  <w:style w:type="paragraph" w:styleId="Heading6">
    <w:name w:val="heading 6"/>
    <w:basedOn w:val="Normal"/>
    <w:next w:val="Normal"/>
    <w:link w:val="Heading6Char"/>
    <w:uiPriority w:val="9"/>
    <w:semiHidden/>
    <w:unhideWhenUsed/>
    <w:qFormat/>
    <w:rsid w:val="00710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6D"/>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6D"/>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1066D"/>
    <w:rPr>
      <w:rFonts w:asciiTheme="majorHAnsi" w:eastAsiaTheme="majorEastAsia" w:hAnsiTheme="majorHAnsi" w:cstheme="majorBidi"/>
      <w:b/>
      <w:bCs/>
      <w:color w:val="8DB3E2" w:themeColor="text2" w:themeTint="66"/>
      <w:sz w:val="40"/>
      <w:szCs w:val="28"/>
    </w:rPr>
  </w:style>
  <w:style w:type="character" w:customStyle="1" w:styleId="Heading2Char">
    <w:name w:val="Heading 2 Char"/>
    <w:basedOn w:val="DefaultParagraphFont"/>
    <w:link w:val="Heading2"/>
    <w:uiPriority w:val="9"/>
    <w:rsid w:val="0071066D"/>
    <w:rPr>
      <w:rFonts w:asciiTheme="majorHAnsi" w:eastAsiaTheme="majorEastAsia" w:hAnsiTheme="majorHAnsi" w:cstheme="majorBidi"/>
      <w:b/>
      <w:bCs/>
      <w:color w:val="4F81BD" w:themeColor="accent1"/>
      <w:sz w:val="36"/>
      <w:szCs w:val="26"/>
    </w:rPr>
  </w:style>
  <w:style w:type="character" w:customStyle="1" w:styleId="Heading3Char">
    <w:name w:val="Heading 3 Char"/>
    <w:basedOn w:val="DefaultParagraphFont"/>
    <w:link w:val="Heading3"/>
    <w:uiPriority w:val="9"/>
    <w:rsid w:val="0071066D"/>
    <w:rPr>
      <w:rFonts w:asciiTheme="majorHAnsi" w:eastAsiaTheme="majorEastAsia" w:hAnsiTheme="majorHAnsi" w:cstheme="majorBidi"/>
      <w:b/>
      <w:bCs/>
      <w:color w:val="365F91" w:themeColor="accent1" w:themeShade="BF"/>
      <w:sz w:val="32"/>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1066D"/>
    <w:pPr>
      <w:spacing w:before="160"/>
      <w:jc w:val="center"/>
    </w:pPr>
    <w:rPr>
      <w:iCs/>
      <w:color w:val="404040" w:themeColor="text1" w:themeTint="BF"/>
    </w:rPr>
  </w:style>
  <w:style w:type="character" w:customStyle="1" w:styleId="QuoteChar">
    <w:name w:val="Quote Char"/>
    <w:basedOn w:val="DefaultParagraphFont"/>
    <w:link w:val="Quote"/>
    <w:uiPriority w:val="29"/>
    <w:rsid w:val="0071066D"/>
    <w:rPr>
      <w:rFonts w:eastAsiaTheme="minorHAnsi"/>
      <w:iCs/>
      <w:color w:val="404040" w:themeColor="text1" w:themeTint="BF"/>
      <w:sz w:val="24"/>
      <w:szCs w:val="24"/>
    </w:rPr>
  </w:style>
  <w:style w:type="character" w:customStyle="1" w:styleId="Heading4Char">
    <w:name w:val="Heading 4 Char"/>
    <w:basedOn w:val="DefaultParagraphFont"/>
    <w:link w:val="Heading4"/>
    <w:uiPriority w:val="9"/>
    <w:rsid w:val="0071066D"/>
    <w:rPr>
      <w:rFonts w:asciiTheme="majorHAnsi" w:eastAsiaTheme="majorEastAsia" w:hAnsiTheme="majorHAnsi" w:cstheme="majorBidi"/>
      <w:b/>
      <w:bCs/>
      <w:i/>
      <w:iCs/>
      <w:color w:val="17365D" w:themeColor="text2" w:themeShade="BF"/>
      <w:sz w:val="28"/>
      <w:szCs w:val="24"/>
    </w:rPr>
  </w:style>
  <w:style w:type="character" w:customStyle="1" w:styleId="Heading5Char">
    <w:name w:val="Heading 5 Char"/>
    <w:basedOn w:val="DefaultParagraphFont"/>
    <w:link w:val="Heading5"/>
    <w:uiPriority w:val="9"/>
    <w:rsid w:val="0071066D"/>
    <w:rPr>
      <w:rFonts w:ascii="Times New Roman" w:eastAsiaTheme="majorEastAsia" w:hAnsi="Times New Roman" w:cstheme="majorBidi"/>
      <w:b/>
      <w:color w:val="0F243E" w:themeColor="text2" w:themeShade="80"/>
      <w:sz w:val="24"/>
      <w:szCs w:val="24"/>
    </w:rPr>
  </w:style>
  <w:style w:type="character" w:customStyle="1" w:styleId="Heading6Char">
    <w:name w:val="Heading 6 Char"/>
    <w:basedOn w:val="DefaultParagraphFont"/>
    <w:link w:val="Heading6"/>
    <w:uiPriority w:val="9"/>
    <w:semiHidden/>
    <w:rsid w:val="0071066D"/>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71066D"/>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1066D"/>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71066D"/>
    <w:rPr>
      <w:rFonts w:eastAsiaTheme="majorEastAsia" w:cstheme="majorBidi"/>
      <w:color w:val="272727" w:themeColor="text1" w:themeTint="D8"/>
      <w:sz w:val="24"/>
      <w:szCs w:val="24"/>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066D"/>
    <w:rPr>
      <w:color w:val="0000FF" w:themeColor="hyperlink"/>
      <w:u w:val="single"/>
    </w:rPr>
  </w:style>
  <w:style w:type="character" w:styleId="UnresolvedMention">
    <w:name w:val="Unresolved Mention"/>
    <w:basedOn w:val="DefaultParagraphFont"/>
    <w:uiPriority w:val="99"/>
    <w:semiHidden/>
    <w:unhideWhenUsed/>
    <w:rsid w:val="0071066D"/>
    <w:rPr>
      <w:color w:val="605E5C"/>
      <w:shd w:val="clear" w:color="auto" w:fill="E1DFDD"/>
    </w:rPr>
  </w:style>
  <w:style w:type="paragraph" w:customStyle="1" w:styleId="p-Byline">
    <w:name w:val="p-Byline"/>
    <w:basedOn w:val="Normal"/>
    <w:qFormat/>
    <w:rsid w:val="0071066D"/>
    <w:rPr>
      <w:b/>
    </w:rPr>
  </w:style>
  <w:style w:type="paragraph" w:customStyle="1" w:styleId="p-EditorNote">
    <w:name w:val="p-Editor Note"/>
    <w:basedOn w:val="Normal"/>
    <w:qFormat/>
    <w:rsid w:val="0071066D"/>
    <w:rPr>
      <w:i/>
    </w:rPr>
  </w:style>
  <w:style w:type="paragraph" w:customStyle="1" w:styleId="p-SidebarTitle">
    <w:name w:val="p-Sidebar Title"/>
    <w:basedOn w:val="Normal"/>
    <w:autoRedefine/>
    <w:qFormat/>
    <w:rsid w:val="0071066D"/>
    <w:pPr>
      <w:spacing w:before="0" w:after="160" w:line="259" w:lineRule="auto"/>
      <w:jc w:val="center"/>
    </w:pPr>
    <w:rPr>
      <w:b/>
      <w:szCs w:val="22"/>
    </w:rPr>
  </w:style>
  <w:style w:type="paragraph" w:customStyle="1" w:styleId="Table-Head1">
    <w:name w:val="Table-Head 1"/>
    <w:basedOn w:val="Normal"/>
    <w:qFormat/>
    <w:rsid w:val="0071066D"/>
    <w:pPr>
      <w:shd w:val="clear" w:color="auto" w:fill="4F81BD" w:themeFill="accent1"/>
      <w:spacing w:before="0"/>
      <w:jc w:val="center"/>
    </w:pPr>
    <w:rPr>
      <w:b/>
      <w:color w:val="F2F2F2" w:themeColor="background1" w:themeShade="F2"/>
    </w:rPr>
  </w:style>
  <w:style w:type="paragraph" w:customStyle="1" w:styleId="Table-Title">
    <w:name w:val="Table-Title"/>
    <w:basedOn w:val="Normal"/>
    <w:qFormat/>
    <w:rsid w:val="0071066D"/>
    <w:pPr>
      <w:jc w:val="center"/>
    </w:pPr>
    <w:rPr>
      <w:i/>
      <w:color w:val="76923C" w:themeColor="accent3" w:themeShade="BF"/>
    </w:rPr>
  </w:style>
  <w:style w:type="character" w:styleId="CommentReference">
    <w:name w:val="annotation reference"/>
    <w:basedOn w:val="DefaultParagraphFont"/>
    <w:uiPriority w:val="99"/>
    <w:semiHidden/>
    <w:unhideWhenUsed/>
    <w:rsid w:val="0071066D"/>
    <w:rPr>
      <w:sz w:val="16"/>
      <w:szCs w:val="16"/>
    </w:rPr>
  </w:style>
  <w:style w:type="paragraph" w:styleId="CommentText">
    <w:name w:val="annotation text"/>
    <w:basedOn w:val="Normal"/>
    <w:link w:val="CommentTextChar"/>
    <w:uiPriority w:val="99"/>
    <w:unhideWhenUsed/>
    <w:rsid w:val="0071066D"/>
    <w:rPr>
      <w:sz w:val="20"/>
      <w:szCs w:val="20"/>
    </w:rPr>
  </w:style>
  <w:style w:type="character" w:customStyle="1" w:styleId="CommentTextChar">
    <w:name w:val="Comment Text Char"/>
    <w:basedOn w:val="DefaultParagraphFont"/>
    <w:link w:val="CommentText"/>
    <w:uiPriority w:val="99"/>
    <w:rsid w:val="0071066D"/>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71066D"/>
    <w:rPr>
      <w:b/>
      <w:bCs/>
    </w:rPr>
  </w:style>
  <w:style w:type="character" w:customStyle="1" w:styleId="CommentSubjectChar">
    <w:name w:val="Comment Subject Char"/>
    <w:basedOn w:val="CommentTextChar"/>
    <w:link w:val="CommentSubject"/>
    <w:uiPriority w:val="99"/>
    <w:semiHidden/>
    <w:rsid w:val="0071066D"/>
    <w:rPr>
      <w:rFonts w:eastAsiaTheme="minorHAnsi"/>
      <w:b/>
      <w:bCs/>
      <w:sz w:val="20"/>
      <w:szCs w:val="20"/>
    </w:rPr>
  </w:style>
  <w:style w:type="paragraph" w:styleId="Revision">
    <w:name w:val="Revision"/>
    <w:hidden/>
    <w:uiPriority w:val="99"/>
    <w:semiHidden/>
    <w:rsid w:val="001F1F8A"/>
    <w:pPr>
      <w:spacing w:after="0" w:line="240" w:lineRule="auto"/>
    </w:pPr>
    <w:rPr>
      <w:rFonts w:eastAsiaTheme="minorHAnsi"/>
      <w:sz w:val="24"/>
      <w:szCs w:val="24"/>
    </w:rPr>
  </w:style>
  <w:style w:type="paragraph" w:styleId="EndnoteText">
    <w:name w:val="endnote text"/>
    <w:basedOn w:val="Normal"/>
    <w:link w:val="EndnoteTextChar"/>
    <w:uiPriority w:val="99"/>
    <w:semiHidden/>
    <w:unhideWhenUsed/>
    <w:rsid w:val="006B6042"/>
    <w:pPr>
      <w:spacing w:before="0"/>
    </w:pPr>
    <w:rPr>
      <w:sz w:val="20"/>
      <w:szCs w:val="20"/>
    </w:rPr>
  </w:style>
  <w:style w:type="character" w:customStyle="1" w:styleId="EndnoteTextChar">
    <w:name w:val="Endnote Text Char"/>
    <w:basedOn w:val="DefaultParagraphFont"/>
    <w:link w:val="EndnoteText"/>
    <w:uiPriority w:val="99"/>
    <w:semiHidden/>
    <w:rsid w:val="006B6042"/>
    <w:rPr>
      <w:rFonts w:eastAsiaTheme="minorHAnsi"/>
      <w:sz w:val="20"/>
      <w:szCs w:val="20"/>
    </w:rPr>
  </w:style>
  <w:style w:type="character" w:styleId="EndnoteReference">
    <w:name w:val="endnote reference"/>
    <w:basedOn w:val="DefaultParagraphFont"/>
    <w:uiPriority w:val="99"/>
    <w:semiHidden/>
    <w:unhideWhenUsed/>
    <w:rsid w:val="006B60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jrsstandard.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Pages>
  <Words>1638</Words>
  <Characters>10454</Characters>
  <Application>Microsoft Office Word</Application>
  <DocSecurity>0</DocSecurity>
  <Lines>183</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Anholzer, Bill</cp:lastModifiedBy>
  <cp:revision>26</cp:revision>
  <dcterms:created xsi:type="dcterms:W3CDTF">2026-07-15T15:36:00Z</dcterms:created>
  <dcterms:modified xsi:type="dcterms:W3CDTF">2026-07-16T20:07:00Z</dcterms:modified>
  <cp:category/>
</cp:coreProperties>
</file>